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 w:before="400"/>
      </w:pPr>
      <w:r>
        <w:t xml:space="preserve">Redlined Changes</w:t>
      </w:r>
    </w:p>
    <w:p>
      <w:pPr>
        <w:spacing w:after="0" w:before="300"/>
      </w:pPr>
    </w:p>
    <w:p>
      <w:pPr>
        <w:pStyle w:val="Heading2"/>
        <w:spacing w:after="200"/>
      </w:pPr>
      <w:r>
        <w:rPr>
          <w:b/>
          <w:bCs/>
          <w:color w:val="C9A96E"/>
        </w:rPr>
        <w:t xml:space="preserve">1. </w:t>
      </w:r>
      <w:r>
        <w:rPr>
          <w:b/>
          <w:bCs/>
        </w:rPr>
        <w:t xml:space="preserve">Security Deposit</w:t>
      </w:r>
      <w:r>
        <w:rPr>
          <w:b/>
          <w:bCs/>
          <w:color w:val="F97316"/>
        </w:rPr>
        <w:t xml:space="preserve">    [HIGH]</w:t>
      </w:r>
    </w:p>
    <w:p>
      <w:pPr>
        <w:pStyle w:val="Heading3"/>
        <w:spacing w:after="100"/>
      </w:pPr>
      <w:r>
        <w:t xml:space="preserve">Original Text:</w:t>
      </w:r>
    </w:p>
    <w:p>
      <w:pPr>
        <w:spacing w:after="200"/>
      </w:pPr>
      <w:del w:id="1" w:author="Elze · RF-001 · Security Deposit · 55.1-1212" w:date="2026-08-29T23:39:45.710Z">
        <w:r>
          <w:delText xml:space="preserve">Tenant shall deposit three months rent as security deposit.</w:delText>
        </w:r>
      </w:del>
    </w:p>
    <w:p>
      <w:pPr>
        <w:pStyle w:val="Heading3"/>
        <w:spacing w:after="100"/>
      </w:pPr>
      <w:r>
        <w:t xml:space="preserve">Suggested Replacement:</w:t>
      </w:r>
    </w:p>
    <w:p>
      <w:pPr>
        <w:spacing w:after="200"/>
      </w:pPr>
      <w:ins w:id="2" w:author="Elze · RF-001 · Security Deposit · 55.1-1212" w:date="2026-08-29T23:39:45.713Z">
        <w:r>
          <w:t xml:space="preserve">Tenant shall deposit with Landlord the sum of [AMOUNT] (2 months' Base Rent) as security.</w:t>
        </w:r>
      </w:ins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2026-08-29T23:39:45.717Z</dcterms:created>
  <dcterms:modified xsi:type="dcterms:W3CDTF">2026-08-29T23:39:45.717Z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